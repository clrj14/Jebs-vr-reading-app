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Pirate Reference Image:</w:t>
      </w:r>
    </w:p>
    <w:p w:rsidR="00000000" w:rsidDel="00000000" w:rsidP="00000000" w:rsidRDefault="00000000" w:rsidRPr="00000000" w14:paraId="00000003">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Pirate’s Voice Lines (Rough, Finished):</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(sections based on tutorial description/gameplay loop/etc)</w:t>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1 Talk to Pirate (Letter Lagoon Backstory/Call to Action)</w:t>
      </w:r>
    </w:p>
    <w:p w:rsidR="00000000" w:rsidDel="00000000" w:rsidP="00000000" w:rsidRDefault="00000000" w:rsidRPr="00000000" w14:paraId="0000000B">
      <w:pPr>
        <w:rPr>
          <w:b w:val="1"/>
          <w:u w:val="single"/>
        </w:rPr>
      </w:pPr>
      <w:r w:rsidDel="00000000" w:rsidR="00000000" w:rsidRPr="00000000">
        <w:rPr>
          <w:b w:val="1"/>
          <w:u w:val="single"/>
          <w:rtl w:val="0"/>
        </w:rPr>
        <w:t xml:space="preserve">LG005</w:t>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numPr>
          <w:ilvl w:val="0"/>
          <w:numId w:val="3"/>
        </w:numPr>
        <w:ind w:left="720" w:hanging="360"/>
        <w:rPr>
          <w:i w:val="1"/>
          <w:u w:val="none"/>
        </w:rPr>
      </w:pPr>
      <w:r w:rsidDel="00000000" w:rsidR="00000000" w:rsidRPr="00000000">
        <w:rPr>
          <w:i w:val="1"/>
          <w:rtl w:val="0"/>
        </w:rPr>
        <w:t xml:space="preserve">“Ahoy there, ya salty dog! About time ye woke up. I take it from the bruisin’ on yer scalp and yer confused mug that ye don’t remember </w:t>
      </w:r>
      <w:r w:rsidDel="00000000" w:rsidR="00000000" w:rsidRPr="00000000">
        <w:rPr>
          <w:i w:val="1"/>
          <w:rtl w:val="0"/>
        </w:rPr>
        <w:t xml:space="preserve">anythin</w:t>
      </w:r>
      <w:r w:rsidDel="00000000" w:rsidR="00000000" w:rsidRPr="00000000">
        <w:rPr>
          <w:i w:val="1"/>
          <w:rtl w:val="0"/>
        </w:rPr>
        <w:t xml:space="preserve">’ -- we </w:t>
      </w:r>
      <w:r w:rsidDel="00000000" w:rsidR="00000000" w:rsidRPr="00000000">
        <w:rPr>
          <w:i w:val="1"/>
          <w:rtl w:val="0"/>
        </w:rPr>
        <w:t xml:space="preserve">was</w:t>
      </w:r>
      <w:r w:rsidDel="00000000" w:rsidR="00000000" w:rsidRPr="00000000">
        <w:rPr>
          <w:i w:val="1"/>
          <w:rtl w:val="0"/>
        </w:rPr>
        <w:t xml:space="preserve"> on our ship, see? O, finest in the blue. Then the sea devils rose from the depths and attacked -- aye, she met her maker. Sadder than a dry barrel o’ rum. Don’t remember much else, but when I woke up, we </w:t>
      </w:r>
      <w:r w:rsidDel="00000000" w:rsidR="00000000" w:rsidRPr="00000000">
        <w:rPr>
          <w:i w:val="1"/>
          <w:rtl w:val="0"/>
        </w:rPr>
        <w:t xml:space="preserve">was</w:t>
      </w:r>
      <w:r w:rsidDel="00000000" w:rsidR="00000000" w:rsidRPr="00000000">
        <w:rPr>
          <w:i w:val="1"/>
          <w:rtl w:val="0"/>
        </w:rPr>
        <w:t xml:space="preserve"> washed </w:t>
      </w:r>
      <w:r w:rsidDel="00000000" w:rsidR="00000000" w:rsidRPr="00000000">
        <w:rPr>
          <w:i w:val="1"/>
          <w:rtl w:val="0"/>
        </w:rPr>
        <w:t xml:space="preserve">up ‘ere</w:t>
      </w:r>
      <w:r w:rsidDel="00000000" w:rsidR="00000000" w:rsidRPr="00000000">
        <w:rPr>
          <w:i w:val="1"/>
          <w:rtl w:val="0"/>
        </w:rPr>
        <w:t xml:space="preserve">. Ye see the cave behind me? Well, I took a gander inside and found ancient letters </w:t>
      </w:r>
      <w:r w:rsidDel="00000000" w:rsidR="00000000" w:rsidRPr="00000000">
        <w:rPr>
          <w:i w:val="1"/>
          <w:rtl w:val="0"/>
        </w:rPr>
        <w:t xml:space="preserve">linin</w:t>
      </w:r>
      <w:r w:rsidDel="00000000" w:rsidR="00000000" w:rsidRPr="00000000">
        <w:rPr>
          <w:i w:val="1"/>
          <w:rtl w:val="0"/>
        </w:rPr>
        <w:t xml:space="preserve">’ the walls. Couldn’t tell what all o’ them </w:t>
      </w:r>
      <w:r w:rsidDel="00000000" w:rsidR="00000000" w:rsidRPr="00000000">
        <w:rPr>
          <w:i w:val="1"/>
          <w:rtl w:val="0"/>
        </w:rPr>
        <w:t xml:space="preserve">was</w:t>
      </w:r>
      <w:r w:rsidDel="00000000" w:rsidR="00000000" w:rsidRPr="00000000">
        <w:rPr>
          <w:i w:val="1"/>
          <w:rtl w:val="0"/>
        </w:rPr>
        <w:t xml:space="preserve"> sayin’, but I could read enough. It said this: There </w:t>
      </w:r>
      <w:r w:rsidDel="00000000" w:rsidR="00000000" w:rsidRPr="00000000">
        <w:rPr>
          <w:i w:val="1"/>
          <w:rtl w:val="0"/>
        </w:rPr>
        <w:t xml:space="preserve">be treasure</w:t>
      </w:r>
      <w:r w:rsidDel="00000000" w:rsidR="00000000" w:rsidRPr="00000000">
        <w:rPr>
          <w:i w:val="1"/>
          <w:rtl w:val="0"/>
        </w:rPr>
        <w:t xml:space="preserve"> chests buried on the islands </w:t>
      </w:r>
      <w:r w:rsidDel="00000000" w:rsidR="00000000" w:rsidRPr="00000000">
        <w:rPr>
          <w:i w:val="1"/>
          <w:rtl w:val="0"/>
        </w:rPr>
        <w:t xml:space="preserve">surroundin</w:t>
      </w:r>
      <w:r w:rsidDel="00000000" w:rsidR="00000000" w:rsidRPr="00000000">
        <w:rPr>
          <w:i w:val="1"/>
          <w:rtl w:val="0"/>
        </w:rPr>
        <w:t xml:space="preserve">’ us... </w:t>
      </w:r>
      <w:r w:rsidDel="00000000" w:rsidR="00000000" w:rsidRPr="00000000">
        <w:rPr>
          <w:i w:val="1"/>
          <w:rtl w:val="0"/>
        </w:rPr>
        <w:t xml:space="preserve">containin</w:t>
      </w:r>
      <w:r w:rsidDel="00000000" w:rsidR="00000000" w:rsidRPr="00000000">
        <w:rPr>
          <w:i w:val="1"/>
          <w:rtl w:val="0"/>
        </w:rPr>
        <w:t xml:space="preserve">’ golden letters -- treasures! They may be our way outta this doggone place, and I’ll need </w:t>
      </w:r>
      <w:r w:rsidDel="00000000" w:rsidR="00000000" w:rsidRPr="00000000">
        <w:rPr>
          <w:i w:val="1"/>
          <w:rtl w:val="0"/>
        </w:rPr>
        <w:t xml:space="preserve">yer</w:t>
      </w:r>
      <w:r w:rsidDel="00000000" w:rsidR="00000000" w:rsidRPr="00000000">
        <w:rPr>
          <w:i w:val="1"/>
          <w:rtl w:val="0"/>
        </w:rPr>
        <w:t xml:space="preserve"> help to dig ‘em up. I also found a map, a rusty shovel, and a key -- ye’ll need all three to get the job done.”</w:t>
      </w:r>
    </w:p>
    <w:p w:rsidR="00000000" w:rsidDel="00000000" w:rsidP="00000000" w:rsidRDefault="00000000" w:rsidRPr="00000000" w14:paraId="0000000E">
      <w:pPr>
        <w:ind w:left="720" w:firstLine="0"/>
        <w:rPr>
          <w:i w:val="1"/>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2 </w:t>
      </w:r>
      <w:r w:rsidDel="00000000" w:rsidR="00000000" w:rsidRPr="00000000">
        <w:rPr>
          <w:b w:val="1"/>
          <w:u w:val="single"/>
          <w:rtl w:val="0"/>
        </w:rPr>
        <w:t xml:space="preserve">Tutorial - Map</w:t>
      </w:r>
    </w:p>
    <w:p w:rsidR="00000000" w:rsidDel="00000000" w:rsidP="00000000" w:rsidRDefault="00000000" w:rsidRPr="00000000" w14:paraId="00000010">
      <w:pPr>
        <w:rPr>
          <w:b w:val="1"/>
          <w:u w:val="single"/>
        </w:rPr>
      </w:pPr>
      <w:r w:rsidDel="00000000" w:rsidR="00000000" w:rsidRPr="00000000">
        <w:rPr>
          <w:b w:val="1"/>
          <w:u w:val="single"/>
          <w:rtl w:val="0"/>
        </w:rPr>
        <w:t xml:space="preserve">LG006</w:t>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numPr>
          <w:ilvl w:val="0"/>
          <w:numId w:val="9"/>
        </w:numPr>
        <w:ind w:left="720" w:hanging="360"/>
        <w:rPr>
          <w:i w:val="1"/>
        </w:rPr>
      </w:pPr>
      <w:r w:rsidDel="00000000" w:rsidR="00000000" w:rsidRPr="00000000">
        <w:rPr>
          <w:i w:val="1"/>
          <w:rtl w:val="0"/>
        </w:rPr>
        <w:t xml:space="preserve">“Put </w:t>
      </w:r>
      <w:r w:rsidDel="00000000" w:rsidR="00000000" w:rsidRPr="00000000">
        <w:rPr>
          <w:i w:val="1"/>
          <w:rtl w:val="0"/>
        </w:rPr>
        <w:t xml:space="preserve">yer</w:t>
      </w:r>
      <w:r w:rsidDel="00000000" w:rsidR="00000000" w:rsidRPr="00000000">
        <w:rPr>
          <w:i w:val="1"/>
          <w:rtl w:val="0"/>
        </w:rPr>
        <w:t xml:space="preserve"> hands together and pull ‘em apart! Go on, do it my boy. This </w:t>
      </w:r>
      <w:r w:rsidDel="00000000" w:rsidR="00000000" w:rsidRPr="00000000">
        <w:rPr>
          <w:i w:val="1"/>
          <w:rtl w:val="0"/>
        </w:rPr>
        <w:t xml:space="preserve">be your</w:t>
      </w:r>
      <w:r w:rsidDel="00000000" w:rsidR="00000000" w:rsidRPr="00000000">
        <w:rPr>
          <w:i w:val="1"/>
          <w:rtl w:val="0"/>
        </w:rPr>
        <w:t xml:space="preserve"> map. As </w:t>
      </w:r>
      <w:r w:rsidDel="00000000" w:rsidR="00000000" w:rsidRPr="00000000">
        <w:rPr>
          <w:i w:val="1"/>
          <w:rtl w:val="0"/>
        </w:rPr>
        <w:t xml:space="preserve">ye can</w:t>
      </w:r>
      <w:r w:rsidDel="00000000" w:rsidR="00000000" w:rsidRPr="00000000">
        <w:rPr>
          <w:i w:val="1"/>
          <w:rtl w:val="0"/>
        </w:rPr>
        <w:t xml:space="preserve"> see… five islands is </w:t>
      </w:r>
      <w:r w:rsidDel="00000000" w:rsidR="00000000" w:rsidRPr="00000000">
        <w:rPr>
          <w:i w:val="1"/>
          <w:rtl w:val="0"/>
        </w:rPr>
        <w:t xml:space="preserve">surroundin</w:t>
      </w:r>
      <w:r w:rsidDel="00000000" w:rsidR="00000000" w:rsidRPr="00000000">
        <w:rPr>
          <w:i w:val="1"/>
          <w:rtl w:val="0"/>
        </w:rPr>
        <w:t xml:space="preserve">’ this grander land mass we’re on now. They </w:t>
      </w:r>
      <w:r w:rsidDel="00000000" w:rsidR="00000000" w:rsidRPr="00000000">
        <w:rPr>
          <w:i w:val="1"/>
          <w:rtl w:val="0"/>
        </w:rPr>
        <w:t xml:space="preserve">be on</w:t>
      </w:r>
      <w:r w:rsidDel="00000000" w:rsidR="00000000" w:rsidRPr="00000000">
        <w:rPr>
          <w:i w:val="1"/>
          <w:rtl w:val="0"/>
        </w:rPr>
        <w:t xml:space="preserve"> all sides of us. When I ask ye to go dig me up a letter, pick the proper island and ye’ll be well on yer way!</w:t>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b w:val="1"/>
          <w:u w:val="single"/>
          <w:rtl w:val="0"/>
        </w:rPr>
        <w:t xml:space="preserve">3 Tutorial - Shovel</w:t>
      </w:r>
    </w:p>
    <w:p w:rsidR="00000000" w:rsidDel="00000000" w:rsidP="00000000" w:rsidRDefault="00000000" w:rsidRPr="00000000" w14:paraId="00000015">
      <w:pPr>
        <w:rPr>
          <w:b w:val="1"/>
          <w:u w:val="single"/>
        </w:rPr>
      </w:pPr>
      <w:r w:rsidDel="00000000" w:rsidR="00000000" w:rsidRPr="00000000">
        <w:rPr>
          <w:b w:val="1"/>
          <w:u w:val="single"/>
          <w:rtl w:val="0"/>
        </w:rPr>
        <w:t xml:space="preserve">LG007</w:t>
      </w:r>
    </w:p>
    <w:p w:rsidR="00000000" w:rsidDel="00000000" w:rsidP="00000000" w:rsidRDefault="00000000" w:rsidRPr="00000000" w14:paraId="00000016">
      <w:pPr>
        <w:rPr>
          <w:b w:val="1"/>
          <w:u w:val="single"/>
        </w:rPr>
      </w:pPr>
      <w:r w:rsidDel="00000000" w:rsidR="00000000" w:rsidRPr="00000000">
        <w:rPr>
          <w:b w:val="1"/>
          <w:u w:val="single"/>
          <w:rtl w:val="0"/>
        </w:rPr>
        <w:t xml:space="preserve">  </w:t>
      </w:r>
    </w:p>
    <w:p w:rsidR="00000000" w:rsidDel="00000000" w:rsidP="00000000" w:rsidRDefault="00000000" w:rsidRPr="00000000" w14:paraId="00000017">
      <w:pPr>
        <w:numPr>
          <w:ilvl w:val="0"/>
          <w:numId w:val="1"/>
        </w:numPr>
        <w:ind w:left="720" w:hanging="360"/>
        <w:rPr>
          <w:i w:val="1"/>
        </w:rPr>
      </w:pPr>
      <w:r w:rsidDel="00000000" w:rsidR="00000000" w:rsidRPr="00000000">
        <w:rPr>
          <w:i w:val="1"/>
          <w:rtl w:val="0"/>
        </w:rPr>
        <w:t xml:space="preserve">“Aye, I already fixed the shovel onto yer side while </w:t>
      </w:r>
      <w:r w:rsidDel="00000000" w:rsidR="00000000" w:rsidRPr="00000000">
        <w:rPr>
          <w:i w:val="1"/>
          <w:rtl w:val="0"/>
        </w:rPr>
        <w:t xml:space="preserve">ye was</w:t>
      </w:r>
      <w:r w:rsidDel="00000000" w:rsidR="00000000" w:rsidRPr="00000000">
        <w:rPr>
          <w:i w:val="1"/>
          <w:rtl w:val="0"/>
        </w:rPr>
        <w:t xml:space="preserve"> </w:t>
      </w:r>
      <w:r w:rsidDel="00000000" w:rsidR="00000000" w:rsidRPr="00000000">
        <w:rPr>
          <w:i w:val="1"/>
          <w:rtl w:val="0"/>
        </w:rPr>
        <w:t xml:space="preserve">sleepin</w:t>
      </w:r>
      <w:r w:rsidDel="00000000" w:rsidR="00000000" w:rsidRPr="00000000">
        <w:rPr>
          <w:i w:val="1"/>
          <w:rtl w:val="0"/>
        </w:rPr>
        <w:t xml:space="preserve">’! *Laughter* Go ahead, look down there at yer hip and grab what ye see. </w:t>
      </w:r>
      <w:r w:rsidDel="00000000" w:rsidR="00000000" w:rsidRPr="00000000">
        <w:rPr>
          <w:i w:val="1"/>
          <w:rtl w:val="0"/>
        </w:rPr>
        <w:t xml:space="preserve">This </w:t>
      </w:r>
      <w:r w:rsidDel="00000000" w:rsidR="00000000" w:rsidRPr="00000000">
        <w:rPr>
          <w:i w:val="1"/>
          <w:rtl w:val="0"/>
        </w:rPr>
        <w:t xml:space="preserve">here shovel</w:t>
      </w:r>
      <w:r w:rsidDel="00000000" w:rsidR="00000000" w:rsidRPr="00000000">
        <w:rPr>
          <w:i w:val="1"/>
          <w:rtl w:val="0"/>
        </w:rPr>
        <w:t xml:space="preserve">, rusty as she be, oughta </w:t>
      </w:r>
      <w:r w:rsidDel="00000000" w:rsidR="00000000" w:rsidRPr="00000000">
        <w:rPr>
          <w:i w:val="1"/>
          <w:rtl w:val="0"/>
        </w:rPr>
        <w:t xml:space="preserve">help ye</w:t>
      </w:r>
      <w:r w:rsidDel="00000000" w:rsidR="00000000" w:rsidRPr="00000000">
        <w:rPr>
          <w:i w:val="1"/>
          <w:rtl w:val="0"/>
        </w:rPr>
        <w:t xml:space="preserve"> dig up </w:t>
      </w:r>
      <w:r w:rsidDel="00000000" w:rsidR="00000000" w:rsidRPr="00000000">
        <w:rPr>
          <w:i w:val="1"/>
          <w:rtl w:val="0"/>
        </w:rPr>
        <w:t xml:space="preserve">them</w:t>
      </w:r>
      <w:r w:rsidDel="00000000" w:rsidR="00000000" w:rsidRPr="00000000">
        <w:rPr>
          <w:i w:val="1"/>
          <w:rtl w:val="0"/>
        </w:rPr>
        <w:t xml:space="preserve"> buried letters. </w:t>
      </w:r>
      <w:r w:rsidDel="00000000" w:rsidR="00000000" w:rsidRPr="00000000">
        <w:rPr>
          <w:i w:val="1"/>
          <w:rtl w:val="0"/>
        </w:rPr>
        <w:t xml:space="preserve">Swing ‘er</w:t>
      </w:r>
      <w:r w:rsidDel="00000000" w:rsidR="00000000" w:rsidRPr="00000000">
        <w:rPr>
          <w:i w:val="1"/>
          <w:rtl w:val="0"/>
        </w:rPr>
        <w:t xml:space="preserve"> ‘round a bit, get familiar with ‘er weight.</w:t>
      </w:r>
    </w:p>
    <w:p w:rsidR="00000000" w:rsidDel="00000000" w:rsidP="00000000" w:rsidRDefault="00000000" w:rsidRPr="00000000" w14:paraId="00000018">
      <w:pPr>
        <w:ind w:left="720" w:firstLine="0"/>
        <w:rPr>
          <w:i w:val="1"/>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4 </w:t>
      </w:r>
      <w:r w:rsidDel="00000000" w:rsidR="00000000" w:rsidRPr="00000000">
        <w:rPr>
          <w:b w:val="1"/>
          <w:u w:val="single"/>
          <w:rtl w:val="0"/>
        </w:rPr>
        <w:t xml:space="preserve">Tutorial - Key</w:t>
      </w:r>
    </w:p>
    <w:p w:rsidR="00000000" w:rsidDel="00000000" w:rsidP="00000000" w:rsidRDefault="00000000" w:rsidRPr="00000000" w14:paraId="0000001A">
      <w:pPr>
        <w:rPr>
          <w:b w:val="1"/>
          <w:u w:val="single"/>
        </w:rPr>
      </w:pPr>
      <w:r w:rsidDel="00000000" w:rsidR="00000000" w:rsidRPr="00000000">
        <w:rPr>
          <w:b w:val="1"/>
          <w:u w:val="single"/>
          <w:rtl w:val="0"/>
        </w:rPr>
        <w:t xml:space="preserve">LG008</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numPr>
          <w:ilvl w:val="0"/>
          <w:numId w:val="12"/>
        </w:numPr>
        <w:ind w:left="720" w:hanging="360"/>
        <w:rPr>
          <w:i w:val="1"/>
        </w:rPr>
      </w:pPr>
      <w:r w:rsidDel="00000000" w:rsidR="00000000" w:rsidRPr="00000000">
        <w:rPr>
          <w:i w:val="1"/>
          <w:rtl w:val="0"/>
        </w:rPr>
        <w:t xml:space="preserve">“Now, down by yer other side ye’ll see the key. Go ahead, get a </w:t>
      </w:r>
      <w:r w:rsidDel="00000000" w:rsidR="00000000" w:rsidRPr="00000000">
        <w:rPr>
          <w:i w:val="1"/>
          <w:rtl w:val="0"/>
        </w:rPr>
        <w:t xml:space="preserve">feelin</w:t>
      </w:r>
      <w:r w:rsidDel="00000000" w:rsidR="00000000" w:rsidRPr="00000000">
        <w:rPr>
          <w:i w:val="1"/>
          <w:rtl w:val="0"/>
        </w:rPr>
        <w:t xml:space="preserve">’ for it. When ye dig up </w:t>
      </w:r>
      <w:r w:rsidDel="00000000" w:rsidR="00000000" w:rsidRPr="00000000">
        <w:rPr>
          <w:i w:val="1"/>
          <w:rtl w:val="0"/>
        </w:rPr>
        <w:t xml:space="preserve">them</w:t>
      </w:r>
      <w:r w:rsidDel="00000000" w:rsidR="00000000" w:rsidRPr="00000000">
        <w:rPr>
          <w:i w:val="1"/>
          <w:rtl w:val="0"/>
        </w:rPr>
        <w:t xml:space="preserve"> century old chests, </w:t>
      </w:r>
      <w:r w:rsidDel="00000000" w:rsidR="00000000" w:rsidRPr="00000000">
        <w:rPr>
          <w:i w:val="1"/>
          <w:rtl w:val="0"/>
        </w:rPr>
        <w:t xml:space="preserve">ye’ll</w:t>
      </w:r>
      <w:r w:rsidDel="00000000" w:rsidR="00000000" w:rsidRPr="00000000">
        <w:rPr>
          <w:i w:val="1"/>
          <w:rtl w:val="0"/>
        </w:rPr>
        <w:t xml:space="preserve"> be </w:t>
      </w:r>
      <w:r w:rsidDel="00000000" w:rsidR="00000000" w:rsidRPr="00000000">
        <w:rPr>
          <w:i w:val="1"/>
          <w:rtl w:val="0"/>
        </w:rPr>
        <w:t xml:space="preserve">usin</w:t>
      </w:r>
      <w:r w:rsidDel="00000000" w:rsidR="00000000" w:rsidRPr="00000000">
        <w:rPr>
          <w:i w:val="1"/>
          <w:rtl w:val="0"/>
        </w:rPr>
        <w:t xml:space="preserve">’ this to get through their locks!</w:t>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b w:val="1"/>
          <w:u w:val="single"/>
          <w:rtl w:val="0"/>
        </w:rPr>
        <w:t xml:space="preserve">5 Tutorial - Enemy/Crab</w:t>
      </w:r>
    </w:p>
    <w:p w:rsidR="00000000" w:rsidDel="00000000" w:rsidP="00000000" w:rsidRDefault="00000000" w:rsidRPr="00000000" w14:paraId="0000001F">
      <w:pPr>
        <w:rPr>
          <w:b w:val="1"/>
          <w:u w:val="single"/>
        </w:rPr>
      </w:pPr>
      <w:r w:rsidDel="00000000" w:rsidR="00000000" w:rsidRPr="00000000">
        <w:rPr>
          <w:b w:val="1"/>
          <w:u w:val="single"/>
          <w:rtl w:val="0"/>
        </w:rPr>
        <w:t xml:space="preserve">LG009</w:t>
      </w:r>
    </w:p>
    <w:p w:rsidR="00000000" w:rsidDel="00000000" w:rsidP="00000000" w:rsidRDefault="00000000" w:rsidRPr="00000000" w14:paraId="00000020">
      <w:pPr>
        <w:numPr>
          <w:ilvl w:val="0"/>
          <w:numId w:val="6"/>
        </w:numPr>
        <w:ind w:left="720" w:hanging="360"/>
        <w:rPr>
          <w:i w:val="1"/>
        </w:rPr>
      </w:pPr>
      <w:r w:rsidDel="00000000" w:rsidR="00000000" w:rsidRPr="00000000">
        <w:rPr>
          <w:i w:val="1"/>
          <w:rtl w:val="0"/>
        </w:rPr>
        <w:t xml:space="preserve">“Now, I’m ‘bout to tell ye o’ the sand devils </w:t>
      </w:r>
      <w:r w:rsidDel="00000000" w:rsidR="00000000" w:rsidRPr="00000000">
        <w:rPr>
          <w:i w:val="1"/>
          <w:rtl w:val="0"/>
        </w:rPr>
        <w:t xml:space="preserve">plaguin</w:t>
      </w:r>
      <w:r w:rsidDel="00000000" w:rsidR="00000000" w:rsidRPr="00000000">
        <w:rPr>
          <w:i w:val="1"/>
          <w:rtl w:val="0"/>
        </w:rPr>
        <w:t xml:space="preserve">’ these parts. Crabs. Them critters taste like heaven, aye, but </w:t>
      </w:r>
      <w:r w:rsidDel="00000000" w:rsidR="00000000" w:rsidRPr="00000000">
        <w:rPr>
          <w:i w:val="1"/>
          <w:rtl w:val="0"/>
        </w:rPr>
        <w:t xml:space="preserve">they’s plottin</w:t>
      </w:r>
      <w:r w:rsidDel="00000000" w:rsidR="00000000" w:rsidRPr="00000000">
        <w:rPr>
          <w:i w:val="1"/>
          <w:rtl w:val="0"/>
        </w:rPr>
        <w:t xml:space="preserve">’! They see the letters as </w:t>
      </w:r>
      <w:r w:rsidDel="00000000" w:rsidR="00000000" w:rsidRPr="00000000">
        <w:rPr>
          <w:i w:val="1"/>
          <w:rtl w:val="0"/>
        </w:rPr>
        <w:t xml:space="preserve">belongin</w:t>
      </w:r>
      <w:r w:rsidDel="00000000" w:rsidR="00000000" w:rsidRPr="00000000">
        <w:rPr>
          <w:i w:val="1"/>
          <w:rtl w:val="0"/>
        </w:rPr>
        <w:t xml:space="preserve">’ to them, and if ye dig in the wrong spot, they may try to steal ‘em back! If they do, be sure to chase ‘em down and hit ‘em with yer shovel!</w:t>
      </w:r>
    </w:p>
    <w:p w:rsidR="00000000" w:rsidDel="00000000" w:rsidP="00000000" w:rsidRDefault="00000000" w:rsidRPr="00000000" w14:paraId="00000021">
      <w:pPr>
        <w:ind w:left="0" w:firstLine="0"/>
        <w:rPr>
          <w:i w:val="1"/>
        </w:rPr>
      </w:pPr>
      <w:r w:rsidDel="00000000" w:rsidR="00000000" w:rsidRPr="00000000">
        <w:rPr>
          <w:i w:val="1"/>
          <w:rtl w:val="0"/>
        </w:rPr>
        <w:t xml:space="preserve">LG010</w:t>
      </w:r>
    </w:p>
    <w:p w:rsidR="00000000" w:rsidDel="00000000" w:rsidP="00000000" w:rsidRDefault="00000000" w:rsidRPr="00000000" w14:paraId="00000022">
      <w:pPr>
        <w:ind w:left="720" w:firstLine="0"/>
        <w:rPr>
          <w:i w:val="1"/>
        </w:rPr>
      </w:pPr>
      <w:r w:rsidDel="00000000" w:rsidR="00000000" w:rsidRPr="00000000">
        <w:rPr>
          <w:rtl w:val="0"/>
        </w:rPr>
      </w:r>
    </w:p>
    <w:p w:rsidR="00000000" w:rsidDel="00000000" w:rsidP="00000000" w:rsidRDefault="00000000" w:rsidRPr="00000000" w14:paraId="00000023">
      <w:pPr>
        <w:numPr>
          <w:ilvl w:val="0"/>
          <w:numId w:val="6"/>
        </w:numPr>
        <w:ind w:left="720" w:hanging="360"/>
        <w:rPr>
          <w:i w:val="1"/>
        </w:rPr>
      </w:pPr>
      <w:r w:rsidDel="00000000" w:rsidR="00000000" w:rsidRPr="00000000">
        <w:rPr>
          <w:i w:val="1"/>
          <w:rtl w:val="0"/>
        </w:rPr>
        <w:t xml:space="preserve">(if Player is then prompted to hit a crab that appears off to the side) “Ahoy, ye see that one over there? Go give ‘</w:t>
      </w:r>
      <w:r w:rsidDel="00000000" w:rsidR="00000000" w:rsidRPr="00000000">
        <w:rPr>
          <w:i w:val="1"/>
          <w:rtl w:val="0"/>
        </w:rPr>
        <w:t xml:space="preserve">er a</w:t>
      </w:r>
      <w:r w:rsidDel="00000000" w:rsidR="00000000" w:rsidRPr="00000000">
        <w:rPr>
          <w:i w:val="1"/>
          <w:rtl w:val="0"/>
        </w:rPr>
        <w:t xml:space="preserve"> whackin’! Right on ‘er head!”</w:t>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6 Talk to Pirate (First Time/First Letter Assignment)</w:t>
      </w:r>
    </w:p>
    <w:p w:rsidR="00000000" w:rsidDel="00000000" w:rsidP="00000000" w:rsidRDefault="00000000" w:rsidRPr="00000000" w14:paraId="00000026">
      <w:pPr>
        <w:rPr>
          <w:b w:val="1"/>
          <w:u w:val="single"/>
        </w:rPr>
      </w:pPr>
      <w:r w:rsidDel="00000000" w:rsidR="00000000" w:rsidRPr="00000000">
        <w:rPr>
          <w:b w:val="1"/>
          <w:u w:val="single"/>
          <w:rtl w:val="0"/>
        </w:rPr>
        <w:t xml:space="preserve">LG011</w:t>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numPr>
          <w:ilvl w:val="0"/>
          <w:numId w:val="8"/>
        </w:numPr>
        <w:ind w:left="720" w:hanging="360"/>
        <w:rPr>
          <w:i w:val="1"/>
        </w:rPr>
      </w:pPr>
      <w:r w:rsidDel="00000000" w:rsidR="00000000" w:rsidRPr="00000000">
        <w:rPr>
          <w:i w:val="1"/>
          <w:rtl w:val="0"/>
        </w:rPr>
        <w:t xml:space="preserve">“Now that ye got yerself on yer feet, it’s about time to go fetch that first letter! *Laughter* And remember, we gotta be quick or else we’ll have to be startin’ all over again! Aye, the first letter </w:t>
      </w:r>
      <w:r w:rsidDel="00000000" w:rsidR="00000000" w:rsidRPr="00000000">
        <w:rPr>
          <w:i w:val="1"/>
          <w:rtl w:val="0"/>
        </w:rPr>
        <w:t xml:space="preserve">ye’ll</w:t>
      </w:r>
      <w:r w:rsidDel="00000000" w:rsidR="00000000" w:rsidRPr="00000000">
        <w:rPr>
          <w:i w:val="1"/>
          <w:rtl w:val="0"/>
        </w:rPr>
        <w:t xml:space="preserve"> be </w:t>
      </w:r>
      <w:r w:rsidDel="00000000" w:rsidR="00000000" w:rsidRPr="00000000">
        <w:rPr>
          <w:i w:val="1"/>
          <w:rtl w:val="0"/>
        </w:rPr>
        <w:t xml:space="preserve">goin</w:t>
      </w:r>
      <w:r w:rsidDel="00000000" w:rsidR="00000000" w:rsidRPr="00000000">
        <w:rPr>
          <w:i w:val="1"/>
          <w:rtl w:val="0"/>
        </w:rPr>
        <w:t xml:space="preserve">’ after is *insert letter*!”</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tl w:val="0"/>
        </w:rPr>
        <w:t xml:space="preserve">7 Talk to Pirate (Map Suggestion, Variations)</w:t>
      </w:r>
    </w:p>
    <w:p w:rsidR="00000000" w:rsidDel="00000000" w:rsidP="00000000" w:rsidRDefault="00000000" w:rsidRPr="00000000" w14:paraId="0000002B">
      <w:pPr>
        <w:rPr>
          <w:b w:val="1"/>
          <w:u w:val="single"/>
        </w:rPr>
      </w:pPr>
      <w:r w:rsidDel="00000000" w:rsidR="00000000" w:rsidRPr="00000000">
        <w:rPr>
          <w:b w:val="1"/>
          <w:u w:val="single"/>
          <w:rtl w:val="0"/>
        </w:rPr>
        <w:t xml:space="preserve">LG012</w:t>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numPr>
          <w:ilvl w:val="0"/>
          <w:numId w:val="5"/>
        </w:numPr>
        <w:ind w:left="720" w:hanging="360"/>
        <w:rPr>
          <w:i w:val="1"/>
        </w:rPr>
      </w:pPr>
      <w:r w:rsidDel="00000000" w:rsidR="00000000" w:rsidRPr="00000000">
        <w:rPr>
          <w:i w:val="1"/>
          <w:rtl w:val="0"/>
        </w:rPr>
        <w:t xml:space="preserve">“Remember, ye got yer map with ye!”</w:t>
      </w:r>
    </w:p>
    <w:p w:rsidR="00000000" w:rsidDel="00000000" w:rsidP="00000000" w:rsidRDefault="00000000" w:rsidRPr="00000000" w14:paraId="0000002E">
      <w:pPr>
        <w:numPr>
          <w:ilvl w:val="0"/>
          <w:numId w:val="5"/>
        </w:numPr>
        <w:ind w:left="720" w:hanging="360"/>
        <w:rPr>
          <w:i w:val="1"/>
          <w:u w:val="none"/>
        </w:rPr>
      </w:pPr>
      <w:r w:rsidDel="00000000" w:rsidR="00000000" w:rsidRPr="00000000">
        <w:rPr>
          <w:i w:val="1"/>
          <w:rtl w:val="0"/>
        </w:rPr>
        <w:t xml:space="preserve">“Yer map might be of help to ye right now.”</w:t>
      </w:r>
    </w:p>
    <w:p w:rsidR="00000000" w:rsidDel="00000000" w:rsidP="00000000" w:rsidRDefault="00000000" w:rsidRPr="00000000" w14:paraId="0000002F">
      <w:pPr>
        <w:numPr>
          <w:ilvl w:val="0"/>
          <w:numId w:val="5"/>
        </w:numPr>
        <w:ind w:left="720" w:hanging="360"/>
        <w:rPr>
          <w:i w:val="1"/>
          <w:u w:val="none"/>
        </w:rPr>
      </w:pPr>
      <w:r w:rsidDel="00000000" w:rsidR="00000000" w:rsidRPr="00000000">
        <w:rPr>
          <w:i w:val="1"/>
          <w:rtl w:val="0"/>
        </w:rPr>
        <w:t xml:space="preserve">“Aye, open yer map to find out where ye be goin’!”</w:t>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b w:val="1"/>
          <w:u w:val="single"/>
          <w:rtl w:val="0"/>
        </w:rPr>
        <w:t xml:space="preserve">8 Talk to Pirate (Island Suggestion, Variations for Different Islands)</w:t>
      </w:r>
    </w:p>
    <w:p w:rsidR="00000000" w:rsidDel="00000000" w:rsidP="00000000" w:rsidRDefault="00000000" w:rsidRPr="00000000" w14:paraId="00000032">
      <w:pPr>
        <w:rPr>
          <w:b w:val="1"/>
          <w:u w:val="single"/>
        </w:rPr>
      </w:pPr>
      <w:r w:rsidDel="00000000" w:rsidR="00000000" w:rsidRPr="00000000">
        <w:rPr>
          <w:b w:val="1"/>
          <w:u w:val="single"/>
          <w:rtl w:val="0"/>
        </w:rPr>
        <w:t xml:space="preserve">LG013</w:t>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numPr>
          <w:ilvl w:val="0"/>
          <w:numId w:val="2"/>
        </w:numPr>
        <w:ind w:left="720" w:hanging="360"/>
        <w:rPr>
          <w:i w:val="1"/>
        </w:rPr>
      </w:pPr>
      <w:r w:rsidDel="00000000" w:rsidR="00000000" w:rsidRPr="00000000">
        <w:rPr>
          <w:i w:val="1"/>
          <w:rtl w:val="0"/>
        </w:rPr>
        <w:t xml:space="preserve">(island 1) “Ye may wanna be looking in the top left there, boyo!”</w:t>
      </w:r>
    </w:p>
    <w:p w:rsidR="00000000" w:rsidDel="00000000" w:rsidP="00000000" w:rsidRDefault="00000000" w:rsidRPr="00000000" w14:paraId="00000035">
      <w:pPr>
        <w:numPr>
          <w:ilvl w:val="0"/>
          <w:numId w:val="2"/>
        </w:numPr>
        <w:ind w:left="720" w:hanging="360"/>
        <w:rPr>
          <w:i w:val="1"/>
          <w:u w:val="none"/>
        </w:rPr>
      </w:pPr>
      <w:r w:rsidDel="00000000" w:rsidR="00000000" w:rsidRPr="00000000">
        <w:rPr>
          <w:i w:val="1"/>
          <w:rtl w:val="0"/>
        </w:rPr>
        <w:t xml:space="preserve">(island 2) “Ye can always trust what’s up top n’ on the right… </w:t>
      </w:r>
      <w:r w:rsidDel="00000000" w:rsidR="00000000" w:rsidRPr="00000000">
        <w:rPr>
          <w:i w:val="1"/>
          <w:rtl w:val="0"/>
        </w:rPr>
        <w:t xml:space="preserve">me father</w:t>
      </w:r>
      <w:r w:rsidDel="00000000" w:rsidR="00000000" w:rsidRPr="00000000">
        <w:rPr>
          <w:i w:val="1"/>
          <w:rtl w:val="0"/>
        </w:rPr>
        <w:t xml:space="preserve"> used to say that about maps.”</w:t>
      </w:r>
    </w:p>
    <w:p w:rsidR="00000000" w:rsidDel="00000000" w:rsidP="00000000" w:rsidRDefault="00000000" w:rsidRPr="00000000" w14:paraId="00000036">
      <w:pPr>
        <w:numPr>
          <w:ilvl w:val="0"/>
          <w:numId w:val="2"/>
        </w:numPr>
        <w:ind w:left="720" w:hanging="360"/>
        <w:rPr>
          <w:i w:val="1"/>
          <w:u w:val="none"/>
        </w:rPr>
      </w:pPr>
      <w:r w:rsidDel="00000000" w:rsidR="00000000" w:rsidRPr="00000000">
        <w:rPr>
          <w:i w:val="1"/>
          <w:rtl w:val="0"/>
        </w:rPr>
        <w:t xml:space="preserve">(island 3) “It may be wise to put </w:t>
      </w:r>
      <w:r w:rsidDel="00000000" w:rsidR="00000000" w:rsidRPr="00000000">
        <w:rPr>
          <w:i w:val="1"/>
          <w:rtl w:val="0"/>
        </w:rPr>
        <w:t xml:space="preserve">yer</w:t>
      </w:r>
      <w:r w:rsidDel="00000000" w:rsidR="00000000" w:rsidRPr="00000000">
        <w:rPr>
          <w:i w:val="1"/>
          <w:rtl w:val="0"/>
        </w:rPr>
        <w:t xml:space="preserve"> faith in the one on the right.”</w:t>
      </w:r>
    </w:p>
    <w:p w:rsidR="00000000" w:rsidDel="00000000" w:rsidP="00000000" w:rsidRDefault="00000000" w:rsidRPr="00000000" w14:paraId="00000037">
      <w:pPr>
        <w:numPr>
          <w:ilvl w:val="0"/>
          <w:numId w:val="2"/>
        </w:numPr>
        <w:ind w:left="720" w:hanging="360"/>
        <w:rPr>
          <w:i w:val="1"/>
          <w:u w:val="none"/>
        </w:rPr>
      </w:pPr>
      <w:r w:rsidDel="00000000" w:rsidR="00000000" w:rsidRPr="00000000">
        <w:rPr>
          <w:i w:val="1"/>
          <w:rtl w:val="0"/>
        </w:rPr>
        <w:t xml:space="preserve">(island 4) “Aye, go ahead and look at the bottom </w:t>
      </w:r>
      <w:r w:rsidDel="00000000" w:rsidR="00000000" w:rsidRPr="00000000">
        <w:rPr>
          <w:i w:val="1"/>
          <w:rtl w:val="0"/>
        </w:rPr>
        <w:t xml:space="preserve">o’ the</w:t>
      </w:r>
      <w:r w:rsidDel="00000000" w:rsidR="00000000" w:rsidRPr="00000000">
        <w:rPr>
          <w:i w:val="1"/>
          <w:rtl w:val="0"/>
        </w:rPr>
        <w:t xml:space="preserve"> map.”</w:t>
      </w:r>
    </w:p>
    <w:p w:rsidR="00000000" w:rsidDel="00000000" w:rsidP="00000000" w:rsidRDefault="00000000" w:rsidRPr="00000000" w14:paraId="00000038">
      <w:pPr>
        <w:numPr>
          <w:ilvl w:val="0"/>
          <w:numId w:val="2"/>
        </w:numPr>
        <w:ind w:left="720" w:hanging="360"/>
        <w:rPr>
          <w:i w:val="1"/>
          <w:u w:val="none"/>
        </w:rPr>
      </w:pPr>
      <w:r w:rsidDel="00000000" w:rsidR="00000000" w:rsidRPr="00000000">
        <w:rPr>
          <w:i w:val="1"/>
          <w:rtl w:val="0"/>
        </w:rPr>
        <w:t xml:space="preserve">(island 5) “I got me a good </w:t>
      </w:r>
      <w:r w:rsidDel="00000000" w:rsidR="00000000" w:rsidRPr="00000000">
        <w:rPr>
          <w:i w:val="1"/>
          <w:rtl w:val="0"/>
        </w:rPr>
        <w:t xml:space="preserve">feelin</w:t>
      </w:r>
      <w:r w:rsidDel="00000000" w:rsidR="00000000" w:rsidRPr="00000000">
        <w:rPr>
          <w:i w:val="1"/>
          <w:rtl w:val="0"/>
        </w:rPr>
        <w:t xml:space="preserve">’ about the island on the left, there…”</w:t>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b w:val="1"/>
          <w:u w:val="single"/>
          <w:rtl w:val="0"/>
        </w:rPr>
        <w:t xml:space="preserve">9 Talk to Pirate (Correct Island Suggestion, Variations for Sake of Variety)</w:t>
      </w:r>
    </w:p>
    <w:p w:rsidR="00000000" w:rsidDel="00000000" w:rsidP="00000000" w:rsidRDefault="00000000" w:rsidRPr="00000000" w14:paraId="0000003B">
      <w:pPr>
        <w:rPr>
          <w:b w:val="1"/>
          <w:u w:val="single"/>
        </w:rPr>
      </w:pPr>
      <w:r w:rsidDel="00000000" w:rsidR="00000000" w:rsidRPr="00000000">
        <w:rPr>
          <w:b w:val="1"/>
          <w:u w:val="single"/>
          <w:rtl w:val="0"/>
        </w:rPr>
        <w:t xml:space="preserve">LG014</w:t>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numPr>
          <w:ilvl w:val="0"/>
          <w:numId w:val="7"/>
        </w:numPr>
        <w:ind w:left="720" w:hanging="360"/>
        <w:rPr>
          <w:i w:val="1"/>
        </w:rPr>
      </w:pPr>
      <w:r w:rsidDel="00000000" w:rsidR="00000000" w:rsidRPr="00000000">
        <w:rPr>
          <w:i w:val="1"/>
          <w:rtl w:val="0"/>
        </w:rPr>
        <w:t xml:space="preserve">“</w:t>
      </w:r>
      <w:r w:rsidDel="00000000" w:rsidR="00000000" w:rsidRPr="00000000">
        <w:rPr>
          <w:i w:val="1"/>
          <w:rtl w:val="0"/>
        </w:rPr>
        <w:t xml:space="preserve">Yer</w:t>
      </w:r>
      <w:r w:rsidDel="00000000" w:rsidR="00000000" w:rsidRPr="00000000">
        <w:rPr>
          <w:i w:val="1"/>
          <w:rtl w:val="0"/>
        </w:rPr>
        <w:t xml:space="preserve"> on the right island! Quickly now, go get yer shovel in the ground.”</w:t>
      </w:r>
    </w:p>
    <w:p w:rsidR="00000000" w:rsidDel="00000000" w:rsidP="00000000" w:rsidRDefault="00000000" w:rsidRPr="00000000" w14:paraId="0000003E">
      <w:pPr>
        <w:numPr>
          <w:ilvl w:val="0"/>
          <w:numId w:val="7"/>
        </w:numPr>
        <w:ind w:left="720" w:hanging="360"/>
        <w:rPr>
          <w:i w:val="1"/>
          <w:u w:val="none"/>
        </w:rPr>
      </w:pPr>
      <w:r w:rsidDel="00000000" w:rsidR="00000000" w:rsidRPr="00000000">
        <w:rPr>
          <w:i w:val="1"/>
          <w:rtl w:val="0"/>
        </w:rPr>
        <w:t xml:space="preserve">“Aye, yer in the right place! Only thing left now is diggin’!”</w:t>
      </w:r>
    </w:p>
    <w:p w:rsidR="00000000" w:rsidDel="00000000" w:rsidP="00000000" w:rsidRDefault="00000000" w:rsidRPr="00000000" w14:paraId="0000003F">
      <w:pPr>
        <w:numPr>
          <w:ilvl w:val="0"/>
          <w:numId w:val="7"/>
        </w:numPr>
        <w:ind w:left="720" w:hanging="360"/>
        <w:rPr>
          <w:i w:val="1"/>
          <w:u w:val="none"/>
        </w:rPr>
      </w:pPr>
      <w:r w:rsidDel="00000000" w:rsidR="00000000" w:rsidRPr="00000000">
        <w:rPr>
          <w:i w:val="1"/>
          <w:rtl w:val="0"/>
        </w:rPr>
        <w:t xml:space="preserve">“Yes yes, ye done good. Now, just dig up that golden letter and we’ll be on our way…”</w:t>
      </w:r>
    </w:p>
    <w:p w:rsidR="00000000" w:rsidDel="00000000" w:rsidP="00000000" w:rsidRDefault="00000000" w:rsidRPr="00000000" w14:paraId="00000040">
      <w:pPr>
        <w:numPr>
          <w:ilvl w:val="0"/>
          <w:numId w:val="7"/>
        </w:numPr>
        <w:ind w:left="720" w:hanging="360"/>
        <w:rPr>
          <w:i w:val="1"/>
          <w:u w:val="none"/>
        </w:rPr>
      </w:pPr>
      <w:r w:rsidDel="00000000" w:rsidR="00000000" w:rsidRPr="00000000">
        <w:rPr>
          <w:i w:val="1"/>
          <w:rtl w:val="0"/>
        </w:rPr>
        <w:t xml:space="preserve">“Ahoy, this be the right one! Now pick up yer shovel and start </w:t>
      </w:r>
      <w:r w:rsidDel="00000000" w:rsidR="00000000" w:rsidRPr="00000000">
        <w:rPr>
          <w:i w:val="1"/>
          <w:rtl w:val="0"/>
        </w:rPr>
        <w:t xml:space="preserve">diggin</w:t>
      </w:r>
      <w:r w:rsidDel="00000000" w:rsidR="00000000" w:rsidRPr="00000000">
        <w:rPr>
          <w:i w:val="1"/>
          <w:rtl w:val="0"/>
        </w:rPr>
        <w:t xml:space="preserve">’!”</w:t>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10 Talk to Pirate (Wrong Island Suggestion)</w:t>
      </w:r>
    </w:p>
    <w:p w:rsidR="00000000" w:rsidDel="00000000" w:rsidP="00000000" w:rsidRDefault="00000000" w:rsidRPr="00000000" w14:paraId="00000043">
      <w:pPr>
        <w:rPr>
          <w:b w:val="1"/>
          <w:u w:val="single"/>
        </w:rPr>
      </w:pPr>
      <w:r w:rsidDel="00000000" w:rsidR="00000000" w:rsidRPr="00000000">
        <w:rPr>
          <w:b w:val="1"/>
          <w:u w:val="single"/>
          <w:rtl w:val="0"/>
        </w:rPr>
        <w:t xml:space="preserve">LG015</w:t>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numPr>
          <w:ilvl w:val="0"/>
          <w:numId w:val="7"/>
        </w:numPr>
        <w:ind w:left="720" w:hanging="360"/>
        <w:rPr>
          <w:i w:val="1"/>
        </w:rPr>
      </w:pPr>
      <w:r w:rsidDel="00000000" w:rsidR="00000000" w:rsidRPr="00000000">
        <w:rPr>
          <w:i w:val="1"/>
          <w:rtl w:val="0"/>
        </w:rPr>
        <w:t xml:space="preserve">“I got a bad </w:t>
      </w:r>
      <w:r w:rsidDel="00000000" w:rsidR="00000000" w:rsidRPr="00000000">
        <w:rPr>
          <w:i w:val="1"/>
          <w:rtl w:val="0"/>
        </w:rPr>
        <w:t xml:space="preserve">feelin</w:t>
      </w:r>
      <w:r w:rsidDel="00000000" w:rsidR="00000000" w:rsidRPr="00000000">
        <w:rPr>
          <w:i w:val="1"/>
          <w:rtl w:val="0"/>
        </w:rPr>
        <w:t xml:space="preserve">’ about this island, boyo -- ye may be in the wrong spot.”</w:t>
      </w:r>
    </w:p>
    <w:p w:rsidR="00000000" w:rsidDel="00000000" w:rsidP="00000000" w:rsidRDefault="00000000" w:rsidRPr="00000000" w14:paraId="00000046">
      <w:pPr>
        <w:numPr>
          <w:ilvl w:val="0"/>
          <w:numId w:val="7"/>
        </w:numPr>
        <w:ind w:left="720" w:hanging="360"/>
        <w:rPr>
          <w:i w:val="1"/>
          <w:u w:val="none"/>
        </w:rPr>
      </w:pPr>
      <w:r w:rsidDel="00000000" w:rsidR="00000000" w:rsidRPr="00000000">
        <w:rPr>
          <w:i w:val="1"/>
          <w:rtl w:val="0"/>
        </w:rPr>
        <w:t xml:space="preserve">“Aye, ye may wanna try another island…”</w:t>
      </w:r>
    </w:p>
    <w:p w:rsidR="00000000" w:rsidDel="00000000" w:rsidP="00000000" w:rsidRDefault="00000000" w:rsidRPr="00000000" w14:paraId="00000047">
      <w:pPr>
        <w:numPr>
          <w:ilvl w:val="0"/>
          <w:numId w:val="7"/>
        </w:numPr>
        <w:ind w:left="720" w:hanging="360"/>
        <w:rPr>
          <w:i w:val="1"/>
          <w:u w:val="none"/>
        </w:rPr>
      </w:pPr>
      <w:r w:rsidDel="00000000" w:rsidR="00000000" w:rsidRPr="00000000">
        <w:rPr>
          <w:i w:val="1"/>
          <w:rtl w:val="0"/>
        </w:rPr>
        <w:t xml:space="preserve">“Somethin’ about this island seems fishy, best go try another one…”</w:t>
      </w:r>
    </w:p>
    <w:p w:rsidR="00000000" w:rsidDel="00000000" w:rsidP="00000000" w:rsidRDefault="00000000" w:rsidRPr="00000000" w14:paraId="00000048">
      <w:pPr>
        <w:numPr>
          <w:ilvl w:val="0"/>
          <w:numId w:val="7"/>
        </w:numPr>
        <w:ind w:left="720" w:hanging="360"/>
        <w:rPr>
          <w:i w:val="1"/>
          <w:u w:val="none"/>
        </w:rPr>
      </w:pPr>
      <w:r w:rsidDel="00000000" w:rsidR="00000000" w:rsidRPr="00000000">
        <w:rPr>
          <w:i w:val="1"/>
          <w:rtl w:val="0"/>
        </w:rPr>
        <w:t xml:space="preserve">“Aye, this island </w:t>
      </w:r>
      <w:r w:rsidDel="00000000" w:rsidR="00000000" w:rsidRPr="00000000">
        <w:rPr>
          <w:i w:val="1"/>
          <w:rtl w:val="0"/>
        </w:rPr>
        <w:t xml:space="preserve">don’t</w:t>
      </w:r>
      <w:r w:rsidDel="00000000" w:rsidR="00000000" w:rsidRPr="00000000">
        <w:rPr>
          <w:i w:val="1"/>
          <w:rtl w:val="0"/>
        </w:rPr>
        <w:t xml:space="preserve"> have the right letter, I know </w:t>
      </w:r>
      <w:r w:rsidDel="00000000" w:rsidR="00000000" w:rsidRPr="00000000">
        <w:rPr>
          <w:i w:val="1"/>
          <w:rtl w:val="0"/>
        </w:rPr>
        <w:t xml:space="preserve">it be</w:t>
      </w:r>
      <w:r w:rsidDel="00000000" w:rsidR="00000000" w:rsidRPr="00000000">
        <w:rPr>
          <w:i w:val="1"/>
          <w:rtl w:val="0"/>
        </w:rPr>
        <w:t xml:space="preserve"> true -- go ahead, pull out </w:t>
      </w:r>
      <w:r w:rsidDel="00000000" w:rsidR="00000000" w:rsidRPr="00000000">
        <w:rPr>
          <w:i w:val="1"/>
          <w:rtl w:val="0"/>
        </w:rPr>
        <w:t xml:space="preserve">yer</w:t>
      </w:r>
      <w:r w:rsidDel="00000000" w:rsidR="00000000" w:rsidRPr="00000000">
        <w:rPr>
          <w:i w:val="1"/>
          <w:rtl w:val="0"/>
        </w:rPr>
        <w:t xml:space="preserve"> map again.”</w:t>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b w:val="1"/>
          <w:u w:val="single"/>
          <w:rtl w:val="0"/>
        </w:rPr>
        <w:t xml:space="preserve">11 Talk to Pirate (Correct Dig Spot/Chest Speech)</w:t>
      </w:r>
    </w:p>
    <w:p w:rsidR="00000000" w:rsidDel="00000000" w:rsidP="00000000" w:rsidRDefault="00000000" w:rsidRPr="00000000" w14:paraId="0000004B">
      <w:pPr>
        <w:rPr>
          <w:b w:val="1"/>
          <w:u w:val="single"/>
        </w:rPr>
      </w:pPr>
      <w:r w:rsidDel="00000000" w:rsidR="00000000" w:rsidRPr="00000000">
        <w:rPr>
          <w:b w:val="1"/>
          <w:u w:val="single"/>
          <w:rtl w:val="0"/>
        </w:rPr>
        <w:t xml:space="preserve">LG016</w:t>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numPr>
          <w:ilvl w:val="0"/>
          <w:numId w:val="10"/>
        </w:numPr>
        <w:ind w:left="720" w:hanging="360"/>
        <w:rPr>
          <w:ins w:author="Glenn Ferguson" w:id="0" w:date="2020-03-23T22:03:55Z"/>
          <w:i w:val="1"/>
        </w:rPr>
      </w:pPr>
      <w:r w:rsidDel="00000000" w:rsidR="00000000" w:rsidRPr="00000000">
        <w:rPr>
          <w:i w:val="1"/>
          <w:rtl w:val="0"/>
        </w:rPr>
        <w:t xml:space="preserve">“Aye, ye done good, boyo! Go ahead, use yer key on the ol’ lock there! Ye done it! Ye got us the letter *insert letter*! </w:t>
      </w:r>
      <w:ins w:author="Glenn Ferguson" w:id="0" w:date="2020-03-23T22:03:55Z">
        <w:r w:rsidDel="00000000" w:rsidR="00000000" w:rsidRPr="00000000">
          <w:rPr>
            <w:rtl w:val="0"/>
          </w:rPr>
        </w:r>
      </w:ins>
    </w:p>
    <w:p w:rsidR="00000000" w:rsidDel="00000000" w:rsidP="00000000" w:rsidRDefault="00000000" w:rsidRPr="00000000" w14:paraId="0000004E">
      <w:pPr>
        <w:numPr>
          <w:ilvl w:val="0"/>
          <w:numId w:val="10"/>
        </w:numPr>
        <w:ind w:left="720" w:hanging="360"/>
        <w:rPr>
          <w:i w:val="1"/>
        </w:rPr>
      </w:pPr>
      <w:r w:rsidDel="00000000" w:rsidR="00000000" w:rsidRPr="00000000">
        <w:rPr>
          <w:i w:val="1"/>
          <w:rtl w:val="0"/>
        </w:rPr>
        <w:t xml:space="preserve">Now then, the next one for ye to find is the letter *insert letter*.”</w:t>
      </w:r>
    </w:p>
    <w:p w:rsidR="00000000" w:rsidDel="00000000" w:rsidP="00000000" w:rsidRDefault="00000000" w:rsidRPr="00000000" w14:paraId="0000004F">
      <w:pPr>
        <w:numPr>
          <w:ilvl w:val="0"/>
          <w:numId w:val="10"/>
        </w:numPr>
        <w:ind w:left="720" w:hanging="360"/>
        <w:rPr>
          <w:i w:val="1"/>
          <w:u w:val="none"/>
        </w:rPr>
      </w:pPr>
      <w:r w:rsidDel="00000000" w:rsidR="00000000" w:rsidRPr="00000000">
        <w:rPr>
          <w:i w:val="1"/>
          <w:rtl w:val="0"/>
        </w:rPr>
        <w:t xml:space="preserve">“Thar she blows, my lad!!! Quick, get yer key and open ‘</w:t>
      </w:r>
      <w:r w:rsidDel="00000000" w:rsidR="00000000" w:rsidRPr="00000000">
        <w:rPr>
          <w:i w:val="1"/>
          <w:rtl w:val="0"/>
        </w:rPr>
        <w:t xml:space="preserve">er up</w:t>
      </w:r>
      <w:r w:rsidDel="00000000" w:rsidR="00000000" w:rsidRPr="00000000">
        <w:rPr>
          <w:i w:val="1"/>
          <w:rtl w:val="0"/>
        </w:rPr>
        <w:t xml:space="preserve">! *Laughter* By my portside cannon, can it be?</w:t>
      </w:r>
      <w:del w:author="Glenn Ferguson" w:id="1" w:date="2020-03-23T22:04:42Z">
        <w:r w:rsidDel="00000000" w:rsidR="00000000" w:rsidRPr="00000000">
          <w:rPr>
            <w:i w:val="1"/>
            <w:rtl w:val="0"/>
          </w:rPr>
          <w:delText xml:space="preserve"> It’s the letter </w:delText>
        </w:r>
      </w:del>
      <w:r w:rsidDel="00000000" w:rsidR="00000000" w:rsidRPr="00000000">
        <w:rPr>
          <w:i w:val="1"/>
          <w:rtl w:val="0"/>
        </w:rPr>
        <w:t xml:space="preserve">*insert letter*! Great work! But there </w:t>
      </w:r>
      <w:r w:rsidDel="00000000" w:rsidR="00000000" w:rsidRPr="00000000">
        <w:rPr>
          <w:i w:val="1"/>
          <w:rtl w:val="0"/>
        </w:rPr>
        <w:t xml:space="preserve">be no</w:t>
      </w:r>
      <w:r w:rsidDel="00000000" w:rsidR="00000000" w:rsidRPr="00000000">
        <w:rPr>
          <w:i w:val="1"/>
          <w:rtl w:val="0"/>
        </w:rPr>
        <w:t xml:space="preserve"> time to waste. Next up, the letter *insert letter*.”</w:t>
      </w:r>
    </w:p>
    <w:p w:rsidR="00000000" w:rsidDel="00000000" w:rsidP="00000000" w:rsidRDefault="00000000" w:rsidRPr="00000000" w14:paraId="00000050">
      <w:pPr>
        <w:numPr>
          <w:ilvl w:val="0"/>
          <w:numId w:val="10"/>
        </w:numPr>
        <w:ind w:left="720" w:hanging="360"/>
        <w:rPr>
          <w:i w:val="1"/>
          <w:u w:val="none"/>
        </w:rPr>
      </w:pPr>
      <w:r w:rsidDel="00000000" w:rsidR="00000000" w:rsidRPr="00000000">
        <w:rPr>
          <w:i w:val="1"/>
          <w:rtl w:val="0"/>
        </w:rPr>
        <w:t xml:space="preserve">“Another victory for ye! Remember, use yer key to get ‘er open. There she is, the letter *insert letter*! Good, good. Movin’ right along, the next letter is *insert letter*.”</w:t>
      </w:r>
    </w:p>
    <w:p w:rsidR="00000000" w:rsidDel="00000000" w:rsidP="00000000" w:rsidRDefault="00000000" w:rsidRPr="00000000" w14:paraId="00000051">
      <w:pPr>
        <w:numPr>
          <w:ilvl w:val="0"/>
          <w:numId w:val="10"/>
        </w:numPr>
        <w:ind w:left="720" w:hanging="360"/>
        <w:rPr>
          <w:i w:val="1"/>
          <w:u w:val="none"/>
        </w:rPr>
      </w:pPr>
      <w:r w:rsidDel="00000000" w:rsidR="00000000" w:rsidRPr="00000000">
        <w:rPr>
          <w:i w:val="1"/>
          <w:rtl w:val="0"/>
        </w:rPr>
        <w:t xml:space="preserve">“You’re doin’ fantastic, boyo! Just get this here lock open now, same as the others. Ahoy, it’s the letter *insert letter*! Now, the final letter for ye to be getting is *insert letter*.”</w:t>
      </w:r>
    </w:p>
    <w:p w:rsidR="00000000" w:rsidDel="00000000" w:rsidP="00000000" w:rsidRDefault="00000000" w:rsidRPr="00000000" w14:paraId="00000052">
      <w:pPr>
        <w:numPr>
          <w:ilvl w:val="0"/>
          <w:numId w:val="10"/>
        </w:numPr>
        <w:ind w:left="720" w:hanging="360"/>
        <w:rPr>
          <w:i w:val="1"/>
          <w:u w:val="none"/>
        </w:rPr>
      </w:pPr>
      <w:r w:rsidDel="00000000" w:rsidR="00000000" w:rsidRPr="00000000">
        <w:rPr>
          <w:i w:val="1"/>
          <w:rtl w:val="0"/>
        </w:rPr>
        <w:t xml:space="preserve">“Goodness, lad! As long as ye can get this lock open, we’ll be goin’ full sails ahead! O, ye gone n’ found all five letters! Yer the finest treasure hunter in the ocean blue, yes, ye truly are. Go </w:t>
      </w:r>
      <w:r w:rsidDel="00000000" w:rsidR="00000000" w:rsidRPr="00000000">
        <w:rPr>
          <w:i w:val="1"/>
          <w:rtl w:val="0"/>
        </w:rPr>
        <w:t xml:space="preserve">ahead n</w:t>
      </w:r>
      <w:r w:rsidDel="00000000" w:rsidR="00000000" w:rsidRPr="00000000">
        <w:rPr>
          <w:i w:val="1"/>
          <w:rtl w:val="0"/>
        </w:rPr>
        <w:t xml:space="preserve">’ bring ‘em all back to me now.”</w:t>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b w:val="1"/>
          <w:u w:val="single"/>
          <w:rtl w:val="0"/>
        </w:rPr>
        <w:t xml:space="preserve">12 Talk to Pirate (Crab/After Hitting &amp; Getting Letter Back)</w:t>
      </w:r>
    </w:p>
    <w:p w:rsidR="00000000" w:rsidDel="00000000" w:rsidP="00000000" w:rsidRDefault="00000000" w:rsidRPr="00000000" w14:paraId="00000055">
      <w:pPr>
        <w:rPr>
          <w:b w:val="1"/>
          <w:u w:val="single"/>
        </w:rPr>
      </w:pPr>
      <w:r w:rsidDel="00000000" w:rsidR="00000000" w:rsidRPr="00000000">
        <w:rPr>
          <w:b w:val="1"/>
          <w:u w:val="single"/>
          <w:rtl w:val="0"/>
        </w:rPr>
        <w:t xml:space="preserve">LG017</w:t>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numPr>
          <w:ilvl w:val="0"/>
          <w:numId w:val="11"/>
        </w:numPr>
        <w:ind w:left="720" w:hanging="360"/>
        <w:rPr>
          <w:i w:val="1"/>
        </w:rPr>
      </w:pPr>
      <w:r w:rsidDel="00000000" w:rsidR="00000000" w:rsidRPr="00000000">
        <w:rPr>
          <w:i w:val="1"/>
          <w:rtl w:val="0"/>
        </w:rPr>
        <w:t xml:space="preserve">“O merciful seaweed, there be a crab! He’s taken one o’ yer letters! Quick, give him chase! Hit him over the head with </w:t>
      </w:r>
      <w:r w:rsidDel="00000000" w:rsidR="00000000" w:rsidRPr="00000000">
        <w:rPr>
          <w:i w:val="1"/>
          <w:rtl w:val="0"/>
        </w:rPr>
        <w:t xml:space="preserve">yer</w:t>
      </w:r>
      <w:r w:rsidDel="00000000" w:rsidR="00000000" w:rsidRPr="00000000">
        <w:rPr>
          <w:i w:val="1"/>
          <w:rtl w:val="0"/>
        </w:rPr>
        <w:t xml:space="preserve"> shovel! Okay good, ye saved the letter -- but now ye need to move quicker!”</w:t>
      </w:r>
    </w:p>
    <w:p w:rsidR="00000000" w:rsidDel="00000000" w:rsidP="00000000" w:rsidRDefault="00000000" w:rsidRPr="00000000" w14:paraId="00000058">
      <w:pPr>
        <w:numPr>
          <w:ilvl w:val="0"/>
          <w:numId w:val="11"/>
        </w:numPr>
        <w:ind w:left="720" w:hanging="360"/>
        <w:rPr>
          <w:i w:val="1"/>
          <w:u w:val="none"/>
        </w:rPr>
      </w:pPr>
      <w:r w:rsidDel="00000000" w:rsidR="00000000" w:rsidRPr="00000000">
        <w:rPr>
          <w:i w:val="1"/>
          <w:rtl w:val="0"/>
        </w:rPr>
        <w:t xml:space="preserve">“A crab! Scurvy incarnate, he’s stolen one o’ yer letters! Quick, go whack him with </w:t>
      </w:r>
      <w:r w:rsidDel="00000000" w:rsidR="00000000" w:rsidRPr="00000000">
        <w:rPr>
          <w:i w:val="1"/>
          <w:rtl w:val="0"/>
        </w:rPr>
        <w:t xml:space="preserve">yer</w:t>
      </w:r>
      <w:r w:rsidDel="00000000" w:rsidR="00000000" w:rsidRPr="00000000">
        <w:rPr>
          <w:i w:val="1"/>
          <w:rtl w:val="0"/>
        </w:rPr>
        <w:t xml:space="preserve"> shovel n’ get back what’s </w:t>
      </w:r>
      <w:r w:rsidDel="00000000" w:rsidR="00000000" w:rsidRPr="00000000">
        <w:rPr>
          <w:i w:val="1"/>
          <w:rtl w:val="0"/>
        </w:rPr>
        <w:t xml:space="preserve">yers</w:t>
      </w:r>
      <w:r w:rsidDel="00000000" w:rsidR="00000000" w:rsidRPr="00000000">
        <w:rPr>
          <w:i w:val="1"/>
          <w:rtl w:val="0"/>
        </w:rPr>
        <w:t xml:space="preserve">! Good job retrievin’ what’s yers, but I still need the letter *insert letter*! Hurry, the clock be tickin’!”</w:t>
      </w:r>
    </w:p>
    <w:p w:rsidR="00000000" w:rsidDel="00000000" w:rsidP="00000000" w:rsidRDefault="00000000" w:rsidRPr="00000000" w14:paraId="00000059">
      <w:pPr>
        <w:numPr>
          <w:ilvl w:val="0"/>
          <w:numId w:val="11"/>
        </w:numPr>
        <w:ind w:left="720" w:hanging="360"/>
        <w:rPr>
          <w:i w:val="1"/>
          <w:u w:val="none"/>
        </w:rPr>
      </w:pPr>
      <w:r w:rsidDel="00000000" w:rsidR="00000000" w:rsidRPr="00000000">
        <w:rPr>
          <w:i w:val="1"/>
          <w:rtl w:val="0"/>
        </w:rPr>
        <w:t xml:space="preserve">“No no, it’s a crab! He’s taken a letter from ye! Don’t let him get away! Use yer shovel to stop him! Aye, good job, but ye need to be movin’ that quick to get me the letter *insert letter*!”</w:t>
      </w:r>
    </w:p>
    <w:p w:rsidR="00000000" w:rsidDel="00000000" w:rsidP="00000000" w:rsidRDefault="00000000" w:rsidRPr="00000000" w14:paraId="0000005A">
      <w:pPr>
        <w:numPr>
          <w:ilvl w:val="0"/>
          <w:numId w:val="11"/>
        </w:numPr>
        <w:ind w:left="720" w:hanging="360"/>
        <w:rPr>
          <w:i w:val="1"/>
          <w:u w:val="none"/>
        </w:rPr>
      </w:pPr>
      <w:r w:rsidDel="00000000" w:rsidR="00000000" w:rsidRPr="00000000">
        <w:rPr>
          <w:i w:val="1"/>
          <w:rtl w:val="0"/>
        </w:rPr>
        <w:t xml:space="preserve">“O curses, the sand devils </w:t>
      </w:r>
      <w:r w:rsidDel="00000000" w:rsidR="00000000" w:rsidRPr="00000000">
        <w:rPr>
          <w:i w:val="1"/>
          <w:rtl w:val="0"/>
        </w:rPr>
        <w:t xml:space="preserve">be out</w:t>
      </w:r>
      <w:r w:rsidDel="00000000" w:rsidR="00000000" w:rsidRPr="00000000">
        <w:rPr>
          <w:i w:val="1"/>
          <w:rtl w:val="0"/>
        </w:rPr>
        <w:t xml:space="preserve"> to play! No, he’s stolen a letter from ye! Chase him down, hit him with </w:t>
      </w:r>
      <w:r w:rsidDel="00000000" w:rsidR="00000000" w:rsidRPr="00000000">
        <w:rPr>
          <w:i w:val="1"/>
          <w:rtl w:val="0"/>
        </w:rPr>
        <w:t xml:space="preserve">yer</w:t>
      </w:r>
      <w:r w:rsidDel="00000000" w:rsidR="00000000" w:rsidRPr="00000000">
        <w:rPr>
          <w:i w:val="1"/>
          <w:rtl w:val="0"/>
        </w:rPr>
        <w:t xml:space="preserve"> shovel! Wonderful work, but now it’s time to stop yer lollygaggin’ n’ find the letter *insert letter*.”</w:t>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13Talk to Pirate (Returning All Letters/Transition to Case Matching Cave)</w:t>
      </w:r>
    </w:p>
    <w:p w:rsidR="00000000" w:rsidDel="00000000" w:rsidP="00000000" w:rsidRDefault="00000000" w:rsidRPr="00000000" w14:paraId="0000005D">
      <w:pPr>
        <w:rPr>
          <w:b w:val="1"/>
          <w:u w:val="single"/>
        </w:rPr>
      </w:pPr>
      <w:r w:rsidDel="00000000" w:rsidR="00000000" w:rsidRPr="00000000">
        <w:rPr>
          <w:b w:val="1"/>
          <w:u w:val="single"/>
          <w:rtl w:val="0"/>
        </w:rPr>
        <w:t xml:space="preserve">LG018</w:t>
      </w:r>
    </w:p>
    <w:p w:rsidR="00000000" w:rsidDel="00000000" w:rsidP="00000000" w:rsidRDefault="00000000" w:rsidRPr="00000000" w14:paraId="0000005E">
      <w:pPr>
        <w:rPr>
          <w:b w:val="1"/>
          <w:u w:val="single"/>
        </w:rPr>
      </w:pPr>
      <w:r w:rsidDel="00000000" w:rsidR="00000000" w:rsidRPr="00000000">
        <w:rPr>
          <w:rtl w:val="0"/>
        </w:rPr>
      </w:r>
    </w:p>
    <w:p w:rsidR="00000000" w:rsidDel="00000000" w:rsidP="00000000" w:rsidRDefault="00000000" w:rsidRPr="00000000" w14:paraId="0000005F">
      <w:pPr>
        <w:numPr>
          <w:ilvl w:val="0"/>
          <w:numId w:val="4"/>
        </w:numPr>
        <w:ind w:left="720" w:hanging="360"/>
        <w:rPr>
          <w:i w:val="1"/>
        </w:rPr>
      </w:pPr>
      <w:r w:rsidDel="00000000" w:rsidR="00000000" w:rsidRPr="00000000">
        <w:rPr>
          <w:i w:val="1"/>
          <w:rtl w:val="0"/>
        </w:rPr>
        <w:t xml:space="preserve">“O, look at ye, back with a true sailor’s haul! Ye done great, kiddo -- that be true. As soon as we get outta here, the world is sure to know. Now, no time to be wastin’ -- come with me into the </w:t>
      </w:r>
      <w:r w:rsidDel="00000000" w:rsidR="00000000" w:rsidRPr="00000000">
        <w:rPr>
          <w:i w:val="1"/>
          <w:rtl w:val="0"/>
        </w:rPr>
        <w:t xml:space="preserve">darkness o</w:t>
      </w:r>
      <w:r w:rsidDel="00000000" w:rsidR="00000000" w:rsidRPr="00000000">
        <w:rPr>
          <w:i w:val="1"/>
          <w:rtl w:val="0"/>
        </w:rPr>
        <w:t xml:space="preserve">’ the cave and we’ll see what greater mysteries lie in store...”</w:t>
      </w:r>
    </w:p>
    <w:p w:rsidR="00000000" w:rsidDel="00000000" w:rsidP="00000000" w:rsidRDefault="00000000" w:rsidRPr="00000000" w14:paraId="00000060">
      <w:pPr>
        <w:rPr>
          <w:b w:val="1"/>
          <w:u w:val="single"/>
        </w:rPr>
      </w:pP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